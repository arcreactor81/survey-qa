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a="http://schemas.openxmlformats.org/drawingml/2006/main" mc:Ignorable="w14 wps">
  <w:body>
    <w:p>
      <w:pPr>
        <w:pStyle w:val="Heading1"/>
      </w:pPr>
      <w:r>
        <w:t xml:space="preserve">SECTION P — SYMBOLS AND FIELDS</w:t>
      </w:r>
    </w:p>
    <w:p>
      <w:r>
        <w:sym w:font="Wingdings" w:char="F0FC"/>
      </w:r>
      <w:r>
        <w:t xml:space="preserve"> Tick this box if the respondent consented to recontact.</w:t>
      </w:r>
    </w:p>
    <w:p>
      <w:r>
        <w:t xml:space="preserve">Q48. Rate the value for money </w:t>
      </w:r>
      <w:r>
        <w:sym w:font="Symbol" w:char="F0B3"/>
      </w:r>
      <w:r>
        <w:t xml:space="preserve"> 7 out of 10 counts as a PASS.</w:t>
      </w:r>
    </w:p>
    <w:p>
      <w:r>
        <w:t>Q49. Do you consider yourself a multi</w:t>
      </w:r>
      <w:r>
        <w:softHyphen/>
      </w:r>
      <w:r>
        <w:t xml:space="preserve">national customer? </w:t>
      </w:r>
      <w:r>
        <w:t>Ref code T</w:t>
      </w:r>
      <w:r>
        <w:noBreakHyphen/>
      </w:r>
      <w:r>
        <w:t>14</w:t>
      </w:r>
      <w:r>
        <w:t xml:space="preserve"> applies.</w:t>
      </w:r>
    </w:p>
    <w:p>
      <w:r>
        <w:t xml:space="preserve">See </w:t>
      </w:r>
      <w:r>
        <w:fldChar w:fldCharType="begin"/>
      </w:r>
      <w:r>
        <w:instrText xml:space="preserve"> REF _Ref410 \h </w:instrText>
      </w:r>
      <w:r>
        <w:fldChar w:fldCharType="separate"/>
      </w:r>
      <w:r>
        <w:t>Table 1</w:t>
      </w:r>
      <w:r>
        <w:fldChar w:fldCharType="end"/>
      </w:r>
      <w:r>
        <w:t xml:space="preserve"> for the quota grid.</w:t>
      </w:r>
    </w:p>
    <w:p>
      <w:r>
        <w:t xml:space="preserve">Fieldwork closes on </w:t>
      </w:r>
      <w:r>
        <w:fldChar w:fldCharType="begin"/>
      </w:r>
      <w:r>
        <w:instrText xml:space="preserve"> DOCPROPERTY "CloseDate" \* MERGEFORMAT </w:instrText>
      </w:r>
      <w:r>
        <w:fldChar w:fldCharType="end"/>
      </w:r>
      <w:r>
        <w:t xml:space="preserve"> — no interviews after that date.</w:t>
      </w:r>
    </w:p>
    <w:p>
      <w:r>
        <w:t xml:space="preserve">Q50. Price band £20–£40 per month (inclusive) — single code.</w:t>
      </w:r>
    </w:p>
    <w:p>
      <w:pPr>
        <w:rPr>
          <w:del w:id="800" w:author="S. Okonjo" w:date="2026-03-11T09:14:00Z"/>
        </w:rPr>
      </w:pPr>
      <w:r>
        <w:t xml:space="preserve">Q51. If the respondent hesitates, </w:t>
      </w:r>
    </w:p>
    <w:p>
      <w:r>
        <w:t>prompt once and then accept the first answer given.</w:t>
      </w:r>
    </w:p>
    <w:p>
      <w:r>
        <w:t>Median LOI</w:t>
      </w:r>
      <w:r>
        <w:tab/>
      </w:r>
      <w:r>
        <w:t>14 minutes</w:t>
      </w:r>
    </w:p>
    <w:sectPr>
      <w:pgSz w:w="11906" w:h="16838"/>
    </w:sectPr>
  </w:body>
</w:document>
</file>
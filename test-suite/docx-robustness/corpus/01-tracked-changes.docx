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B — BRAND USAGE</w:t>
      </w:r>
    </w:p>
    <w:p>
      <w:r>
        <w:t xml:space="preserve">Q4. In the last </w:t>
      </w:r>
      <w:del w:id="101" w:author="S. Okonjo" w:date="2026-03-11T09:14:00Z">
        <w:r>
          <w:delText xml:space="preserve">six (6) months</w:delText>
        </w:r>
      </w:del>
      <w:ins w:id="102" w:author="S. Okonjo" w:date="2026-03-11T09:14:00Z">
        <w:r>
          <w:t xml:space="preserve">twelve (12) months</w:t>
        </w:r>
      </w:ins>
      <w:r>
        <w:t xml:space="preserve">, which of the following energy suppliers have you used? SELECT ALL THAT APPLY.</w:t>
      </w:r>
    </w:p>
    <w:p>
      <w:ins w:id="103" w:author="S. Okonjo" w:date="2026-03-11T09:14:00Z">
        <w:r>
          <w:t xml:space="preserve">INTERVIEWER: if the respondent names a supplier not on the list, record it verbatim at Q4_OTHER and do not terminate.</w:t>
        </w:r>
      </w:ins>
    </w:p>
    <w:p>
      <w:del w:id="104" w:author="S. Okonjo" w:date="2026-03-11T09:14:00Z">
        <w:r>
          <w:delText xml:space="preserve">SCRIPTER NOTE: hard-terminate anyone who selects only Other at Q4.</w:delText>
        </w:r>
      </w:del>
    </w:p>
    <w:p>
      <w:r>
        <w:t xml:space="preserve">Q5. How satisfied are you with your current supplier? SINGLE CODE.</w:t>
      </w:r>
    </w:p>
    <w:p>
      <w:r>
        <w:t xml:space="preserve">ROUTING: if Q5 = 1 or 2, </w:t>
      </w:r>
      <w:del w:id="105" w:author="S. Okonjo" w:date="2026-03-11T09:14:00Z">
        <w:r>
          <w:delText xml:space="preserve">skip to Q9</w:delText>
        </w:r>
      </w:del>
      <w:ins w:id="106" w:author="S. Okonjo" w:date="2026-03-11T09:14:00Z">
        <w:r>
          <w:t xml:space="preserve">ask Q6 then skip to Q10</w:t>
        </w:r>
      </w:ins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2026-08-02T09:14:00.111Z</dcterms:created>
  <dcterms:modified xsi:type="dcterms:W3CDTF">2026-08-02T09:14:00.114Z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
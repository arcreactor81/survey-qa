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a="http://schemas.openxmlformats.org/drawingml/2006/main" mc:Ignorable="w14 wps">
  <w:body>
    <w:p>
      <w:pPr>
        <w:pStyle w:val="Heading1"/>
      </w:pPr>
      <w:r>
        <w:t xml:space="preserve">SECTION S — REORDERED MODULE</w:t>
      </w:r>
    </w:p>
    <w:p>
      <w:r>
        <w:t xml:space="preserve">Q70. How often do you check your energy usage online?</w:t>
      </w:r>
    </w:p>
    <w:p>
      <w:moveToRangeStart w:id="700" w:name="move700" w:author="R. Aiyar" w:date="2026-03-12T10:02:00Z"/>
      <w:moveTo w:id="701" w:author="R. Aiyar" w:date="2026-03-12T10:02:00Z">
        <w:r>
          <w:t xml:space="preserve">Q71. ROUTING: if Q70 = 5 (never) then SKIP TO Q80 and set engaged = 0.</w:t>
        </w:r>
      </w:moveTo>
      <w:moveToRangeEnd w:id="700"/>
    </w:p>
    <w:p>
      <w:r>
        <w:t xml:space="preserve">Q72. And how often do you contact your supplier?</w:t>
      </w:r>
    </w:p>
    <w:p>
      <w:moveFromRangeStart w:id="700" w:name="move700" w:author="R. Aiyar" w:date="2026-03-12T10:02:00Z"/>
      <w:moveFrom w:id="702" w:author="R. Aiyar" w:date="2026-03-12T10:02:00Z">
        <w:r>
          <w:delText xml:space="preserve">Q71. ROUTING: if Q70 = 5 (never) then SKIP TO Q80 and set engaged = 0.</w:delText>
        </w:r>
      </w:moveFrom>
      <w:moveFromRangeEnd w:id="700"/>
    </w:p>
    <w:p>
      <w:r>
        <w:t xml:space="preserve">Q73. Would you use a usage-alert service?</w:t>
      </w:r>
    </w:p>
    <w:sectPr>
      <w:pgSz w:w="11906" w:h="16838"/>
    </w:sectPr>
  </w:body>
</w:document>
</file>